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3429000" cy="914400"/>
            <a:graphic>
              <a:graphicData>
                <pic:pic>
                  <pic:blipFill>
                    <a:blip r:embed="rIdImg1"/>
                  </pic:blipFill>
                </pic:pic>
              </a:graphicData>
            </a:graphic>
          </wp:inline>
        </w:drawing>
      </w:r>
    </w:p>
    <w:p w:rsidR="00A1">
      <w:pPr>
        <w:pStyle w:val="Heading1"/>
      </w:pPr>
      <w:r>
        <w:t>Account statement</w:t>
      </w:r>
    </w:p>
    <w:p w:rsidR="00A1">
      <w:r w:rsidRPr="00B2">
        <w:rPr>
          <w:lang w:val="en-GB"/>
        </w:rPr>
        <w:t>Dear</w:t>
      </w:r>
      <w:r>
        <w:t xml:space="preserve"> </w:t>
      </w:r>
      <w:r>
        <w:t>{CLI</w:t>
      </w:r>
      <w:proofErr w:type="spellStart"/>
      <w:r w:rsidR="00C3">
        <w:rPr>
          <w:b/>
        </w:rPr>
        <w:t>ENT_NA</w:t>
      </w:r>
      <w:proofErr w:type="spellEnd"/>
      <w:bookmarkStart w:id="0" w:name="_GoBack"/>
      <w:bookmarkEnd w:id="0"/>
      <w:r>
        <w:t>ME},</w:t>
      </w:r>
    </w:p>
    <w:p>
      <w:r>
        <w:t xml:space="preserve">Invoice </w:t>
      </w:r>
      <w:r>
        <w:t xml:space="preserve">{ INVOICE_NO }</w:t>
      </w:r>
      <w:r>
        <w:t xml:space="preserve"> for the joinery at your home is </w:t>
      </w:r>
      <w:r>
        <w:rPr>
          <w:b/>
        </w:rPr>
        <w:t>overdue</w:t>
      </w:r>
      <w:del w:id="1" w:author="A. Clerk">
        <w:r>
          <w:delText> by a long way</w:delText>
        </w:r>
      </w:del>
      <w:r>
        <w:t>.</w:t>
      </w:r>
    </w:p>
    <w:p>
      <w:r>
        <w:t>{?STATUS=</w:t>
      </w:r>
      <w:r>
        <w:t>“part_paid”}</w:t>
      </w:r>
    </w:p>
    <w:p>
      <w:r>
        <w:t xml:space="preserve">Thank you for your part payment. The balance now due is </w:t>
      </w:r>
      <w:r>
        <w:t>{BALANCE|pl</w:t>
      </w:r>
      <w:r>
        <w:t>ain}</w:t>
      </w:r>
      <w:r>
        <w:t xml:space="preserve"> pounds.</w:t>
      </w:r>
    </w:p>
    <w:p>
      <w:r>
        <w:t>{:}</w:t>
      </w:r>
    </w:p>
    <w:p>
      <w:r>
        <w:t xml:space="preserve">Please pay the full amount by </w:t>
      </w:r>
      <w:r>
        <w:t>｛PAY_​BY|long｝</w:t>
      </w:r>
      <w:r>
        <w:t>.</w:t>
      </w:r>
    </w:p>
    <w:p>
      <w:r>
        <w:t>{/}</w:t>
      </w:r>
    </w:p>
    <w:tbl>
      <w:tr>
        <w:tc>
          <w:p>
            <w:r>
              <w:rPr>
                <w:b/>
              </w:rPr>
              <w:t>Item</w:t>
            </w:r>
          </w:p>
        </w:tc>
        <w:tc>
          <w:p>
            <w:r>
              <w:rPr>
                <w:b/>
              </w:rPr>
              <w:t>Amount</w:t>
            </w:r>
          </w:p>
        </w:tc>
      </w:tr>
      <w:tr>
        <w:tc>
          <w:p>
            <w:r>
              <w:t>Invoice {INVOICE_NO}</w:t>
            </w:r>
          </w:p>
        </w:tc>
        <w:tc>
          <w:p>
            <w:r>
              <w:t>{BALANCE}</w:t>
            </w:r>
          </w:p>
        </w:tc>
      </w:tr>
    </w:tbl>
    <w:p>
      <w:r>
        <w:t>If anything here looks wrong, call us on 07700 900123.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Link1" Type="http://schemas.openxmlformats.org/officeDocument/2006/relationships/hyperlink" Target="https://harbourlight.example/aftercare" TargetMode="External"/></Relationships>
</file>